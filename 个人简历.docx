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-1350645</wp:posOffset>
                </wp:positionH>
                <wp:positionV relativeFrom="paragraph">
                  <wp:posOffset>-2303145</wp:posOffset>
                </wp:positionV>
                <wp:extent cx="7806055" cy="12168505"/>
                <wp:effectExtent l="0" t="0" r="12065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806055" cy="1216850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6.35pt;margin-top:-181.35pt;height:958.15pt;width:614.65pt;z-index:-251657216;v-text-anchor:middle;mso-width-relative:page;mso-height-relative:page;" fillcolor="#F5F6FB" filled="t" stroked="f" coordsize="21600,21600" o:gfxdata="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vEPkLcAAAADwEAAA8AAAAAAAAAAQAgAAAAIgAAAGRycy9kb3du&#10;cmV2LnhtbFBLAQIUABQAAAAIAIdO4kAQKmNrbQIAAL8EAAAOAAAAAAAAAAEAIAAAACsBAABkcnMv&#10;ZTJvRG9jLnhtbFBLBQYAAAAABgAGAFkBAAAK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576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sz w:val="52"/>
                                  <w:szCs w:val="52"/>
                                  <w:lang w:val="en-US" w:eastAsia="zh-CN"/>
                                </w:rPr>
                                <w:t>个人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Kozuka Gothic Pr6N B" w:hAnsi="Kozuka Gothic Pr6N B" w:eastAsia="Kozuka Gothic Pr6N B" w:cs="Kozuka Gothic Pr6N B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1pt;margin-top:-39.95pt;height:44.95pt;width:260.4pt;z-index:251668480;mso-width-relative:page;mso-height-relative:page;" coordorigin="5376,886" coordsize="5208,899" o:gfxdata="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ZvHxeNoAAAAKAQAADwAAAAAAAAABACAAAAAiAAAAZHJz&#10;L2Rvd25yZXYueG1sUEsBAhQAFAAAAAgAh07iQL8jeG5YAwAAAgsAAA4AAAAAAAAAAQAgAAAAKQEA&#10;AGRycy9lMm9Eb2MueG1sUEsFBgAAAAAGAAYAWQEAAPMGAAAAAA==&#10;">
                <o:lock v:ext="edit" aspectratio="f"/>
                <v:rect id="矩形 4" o:spid="_x0000_s1026" o:spt="1" style="position:absolute;left:5376;top:1005;height:780;width:2894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576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sz w:val="52"/>
                            <w:szCs w:val="52"/>
                            <w:lang w:val="en-US" w:eastAsia="zh-CN"/>
                          </w:rPr>
                          <w:t>个人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sz w:val="52"/>
                            <w:szCs w:val="52"/>
                          </w:rPr>
                          <w:t>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_x0000_s1026" o:spid="_x0000_s1026" o:spt="203" style="position:absolute;left:8092;top:886;height:808;width:2492;" coordorigin="10592,886" coordsize="2492,80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10592;top:886;height:60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Kozuka Gothic Pr6N B" w:hAnsi="Kozuka Gothic Pr6N B" w:eastAsia="Kozuka Gothic Pr6N B" w:cs="Kozuka Gothic Pr6N B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596;top:1316;height:378;width:18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70528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/P3erXAAAACgEAAA8AAAAAAAAAAQAgAAAAIgAAAGRycy9kb3ducmV2LnhtbFBL&#10;AQIUABQAAAAIAIdO4kCC+wfC9wEAAMgDAAAOAAAAAAAAAAEAIAAAACYBAABkcnMvZTJvRG9jLnht&#10;bFBLBQYAAAAABgAGAFkBAACP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78.25pt;margin-top:-50.55pt;height:66.6pt;width:445.45pt;z-index:251665408;v-text-anchor:middle;mso-width-relative:page;mso-height-relative:page;" fillcolor="#607A9D" filled="t" stroked="f" coordsize="21600,21600" arcsize="0.5" o:gfxdata="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FjT2vbAAAADAEAAA8AAAAAAAAAAQAgAAAAIgAAAGRycy9k&#10;b3ducmV2LnhtbFBLAQIUABQAAAAIAIdO4kCekwgAOAIAADEEAAAOAAAAAAAAAAEAIAAAACoBAABk&#10;cnMvZTJvRG9jLnhtbFBLBQYAAAAABgAGAFkBAADU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8pt;margin-top:5.05pt;height:728.5pt;width:0pt;z-index:-251656192;mso-width-relative:page;mso-height-relative:page;" filled="f" stroked="t" coordsize="21600,21600" o:gfxdata="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sYavNUAAAALAQAADwAAAAAAAAABACAAAAAiAAAAZHJzL2Rvd25yZXYueG1s&#10;UEsBAhQAFAAAAAgAh07iQDkY+9L7AQAA5AMAAA4AAAAAAAAAAQAgAAAAJAEAAGRycy9lMm9Eb2Mu&#10;eG1sUEsFBgAAAAAGAAYAWQEAAJE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                                                          </w:t>
      </w:r>
    </w:p>
    <w:p>
      <w:pPr>
        <w:rPr>
          <w:rFonts w:hint="eastAsia"/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-678815</wp:posOffset>
                </wp:positionH>
                <wp:positionV relativeFrom="paragraph">
                  <wp:posOffset>151765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45pt;margin-top:11.95pt;height:23.2pt;width:517.45pt;z-index:251667456;mso-width-relative:page;mso-height-relative:page;" coordorigin="1000,3618" coordsize="10349,464" o:gfxdata="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HuyauzbAAAACwEAAA8AAAAAAAAAAQAg&#10;AAAAIgAAAGRycy9kb3ducmV2LnhtbFBLAQIUABQAAAAIAIdO4kAJ/P4ImgMAAF0KAAAOAAAAAAAA&#10;AAEAIAAAACoBAABkcnMvZTJvRG9jLnhtbFBLBQYAAAAABgAGAFkBAAA2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4547235</wp:posOffset>
            </wp:positionH>
            <wp:positionV relativeFrom="paragraph">
              <wp:posOffset>12065</wp:posOffset>
            </wp:positionV>
            <wp:extent cx="1104900" cy="1421765"/>
            <wp:effectExtent l="0" t="0" r="7620" b="10795"/>
            <wp:wrapSquare wrapText="bothSides"/>
            <wp:docPr id="9" name="图片 9" descr="1寸免冠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寸免冠照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160655</wp:posOffset>
                </wp:positionV>
                <wp:extent cx="2244725" cy="1085215"/>
                <wp:effectExtent l="0" t="0" r="0" b="0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085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姓    名：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程朋珍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出生日期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1995.8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学    历：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硕士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政治面貌：  中共党员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0.4pt;margin-top:12.65pt;height:85.45pt;width:176.75pt;z-index:251666432;mso-width-relative:page;mso-height-relative:page;" filled="f" stroked="f" coordsize="21600,21600" o:gfxdata="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gEP6rcAAAACwEAAA8AAAAAAAAAAQAgAAAAIgAAAGRycy9kb3ducmV2LnhtbFBL&#10;AQIUABQAAAAIAIdO4kBZoe5P8gEAANkDAAAOAAAAAAAAAAEAIAAAACsBAABkcnMvZTJvRG9jLnht&#10;bFBLBQYAAAAABgAGAFkBAAC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姓    名：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程朋珍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出生日期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1995.8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学    历：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硕士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政治面貌：  中共党员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2131695</wp:posOffset>
                </wp:positionH>
                <wp:positionV relativeFrom="paragraph">
                  <wp:posOffset>135255</wp:posOffset>
                </wp:positionV>
                <wp:extent cx="2278380" cy="1162685"/>
                <wp:effectExtent l="0" t="0" r="0" b="0"/>
                <wp:wrapNone/>
                <wp:docPr id="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162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手机：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18089192766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邮箱：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1847406462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籍贯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山西运城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民族：  汉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67.85pt;margin-top:10.65pt;height:91.55pt;width:179.4pt;z-index:251667456;mso-width-relative:page;mso-height-relative:page;" filled="f" stroked="f" coordsize="21600,21600" o:gfxdata="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KCbeXbAAAACwEAAA8AAAAAAAAAAQAgAAAAIgAAAGRycy9kb3ducmV2LnhtbFBL&#10;AQIUABQAAAAIAIdO4kDxTmVI8wEAANkDAAAOAAAAAAAAAAEAIAAAACoBAABkcnMvZTJvRG9jLnht&#10;bFBLBQYAAAAABgAGAFkBAAC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手机：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18089192766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邮箱：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1847406462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籍贯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山西运城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民族：  汉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-689610</wp:posOffset>
                </wp:positionH>
                <wp:positionV relativeFrom="paragraph">
                  <wp:posOffset>7634605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3pt;margin-top:601.15pt;height:23.2pt;width:517.45pt;z-index:251664384;mso-width-relative:page;mso-height-relative:page;" coordorigin="1000,3618" coordsize="10349,464" o:gfxdata="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GkqdS90AAAAOAQAADwAAAAAAAAAB&#10;ACAAAAAiAAAAZHJzL2Rvd25yZXYueG1sUEsBAhQAFAAAAAgAh07iQM6RocaaAwAAXQoAAA4AAAAA&#10;AAAAAQAgAAAALAEAAGRycy9lMm9Eb2MueG1sUEsFBgAAAAAGAAYAWQEAADg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e9pkU7sAAADb&#10;AAAADwAAAGRycy9kb3ducmV2LnhtbEWPQYvCMBSE78L+h/AW9qapK4pUo+CC4FFdqx4fybMpNi+l&#10;idb990ZY8DjMzDfMfPlwtbhTGyrPCoaDDASx9qbiUsHhd92fgggR2WDtmRT8UYDl4qM3x9z4jnd0&#10;38dSJAiHHBXYGJtcyqAtOQwD3xAn7+JbhzHJtpSmxS7BXS2/s2wiHVacFiw29GNJX/c3p0Cftjfe&#10;rmyzLlahK+zxrOvxWamvz2E2AxHpEd/h//bGKBhN4P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kU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AR9vrkAAADb&#10;AAAADwAAAGRycy9kb3ducmV2LnhtbEVPzYrCMBC+L/gOYQRva9IVF6lGD6KLBwW3+gBDM7bVZlKb&#10;aPXtzUHw+PH9zxYPW4s7tb5yrCEZKhDEuTMVFxqOh/X3BIQPyAZrx6ThSR4W897XDFPjOv6nexYK&#10;EUPYp6ihDKFJpfR5SRb90DXEkTu51mKIsC2kabGL4baWP0r9SosVx4YSG1qWlF+ym9XQ1dvsnNyW&#10;efO329Carqvx/qi0HvQTNQUR6BE+4rd7YzSM4tj4Jf4AOX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Efb6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-313055</wp:posOffset>
                </wp:positionH>
                <wp:positionV relativeFrom="paragraph">
                  <wp:posOffset>3831590</wp:posOffset>
                </wp:positionV>
                <wp:extent cx="6435725" cy="3882390"/>
                <wp:effectExtent l="0" t="0" r="0" b="0"/>
                <wp:wrapNone/>
                <wp:docPr id="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3882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2022.8-至今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中兴通讯股份有限公司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:rPrChange w:id="0" w:author="CPZ" w:date="2025-11-19T18:04:47Z">
                                  <w:rPr>
                                    <w:rFonts w:hint="default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PrChange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:rPrChange w:id="1" w:author="CPZ" w:date="2025-11-19T18:04:47Z"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PrChange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算法工程师</w:t>
                            </w:r>
                            <w:ins w:id="2" w:author="CPZ" w:date="2025-11-19T17:51:13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3" w:author="CPZ" w:date="2025-11-19T18:04:47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（</w:t>
                              </w:r>
                            </w:ins>
                            <w:ins w:id="5" w:author="CPZ" w:date="2025-11-19T17:51:14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6" w:author="CPZ" w:date="2025-11-19T18:04:47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202</w:t>
                              </w:r>
                            </w:ins>
                            <w:ins w:id="8" w:author="CPZ" w:date="2025-11-19T17:51:15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9" w:author="CPZ" w:date="2025-11-19T18:04:47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4</w:t>
                              </w:r>
                            </w:ins>
                            <w:ins w:id="11" w:author="CPZ" w:date="2025-11-19T17:51:16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12" w:author="CPZ" w:date="2025-11-19T18:04:47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.</w:t>
                              </w:r>
                            </w:ins>
                            <w:ins w:id="14" w:author="CPZ" w:date="2025-11-19T17:51:20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15" w:author="CPZ" w:date="2025-11-19T18:04:47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8</w:t>
                              </w:r>
                            </w:ins>
                            <w:ins w:id="17" w:author="CPZ" w:date="2025-11-19T17:51:22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18" w:author="CPZ" w:date="2025-11-19T18:04:47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-</w:t>
                              </w:r>
                            </w:ins>
                            <w:ins w:id="20" w:author="CPZ" w:date="2025-11-19T17:51:25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21" w:author="CPZ" w:date="2025-11-19T18:04:47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至今</w:t>
                              </w:r>
                            </w:ins>
                            <w:ins w:id="23" w:author="CPZ" w:date="2025-11-19T17:51:13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24" w:author="CPZ" w:date="2025-11-19T18:04:47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）</w:t>
                              </w:r>
                            </w:ins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firstLine="400" w:firstLineChars="20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:rPrChange w:id="26" w:author="CPZ" w:date="2025-11-19T18:05:15Z"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PrChange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负责基础算子底层开发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，包括FFT系列, erf/erfinv，batchnorm，exp2, matrix inverse, trapz等</w:t>
                            </w:r>
                            <w:ins w:id="27" w:author="CPZ" w:date="2025-11-19T17:39:12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，</w:t>
                              </w:r>
                            </w:ins>
                            <w:ins w:id="28" w:author="CPZ" w:date="2025-11-19T17:39:23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通过对上述算子的底层重构、算法优化与并行计算，显著提升了前向传播与反向传播的计算效率，为大规模模型的稳定训练与高效推理提供了底层算力支撑</w:t>
                              </w:r>
                            </w:ins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firstLine="400" w:firstLineChars="200"/>
                              <w:textAlignment w:val="baseline"/>
                              <w:rPr>
                                <w:ins w:id="29" w:author="CPZ" w:date="2025-11-19T17:42:58Z"/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ins w:id="30" w:author="CPZ" w:date="2025-11-19T17:42:20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31" w:author="CPZ" w:date="2025-11-19T18:05:12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AI基础设施与工具链建设</w:t>
                              </w:r>
                            </w:ins>
                            <w:ins w:id="33" w:author="CPZ" w:date="2025-11-19T17:42:20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：</w:t>
                              </w:r>
                            </w:ins>
                            <w:ins w:id="34" w:author="CPZ" w:date="2025-11-19T17:48:08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深度</w:t>
                              </w:r>
                            </w:ins>
                            <w:ins w:id="35" w:author="CPZ" w:date="2025-11-19T17:48:06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参与</w:t>
                              </w:r>
                            </w:ins>
                            <w:ins w:id="36" w:author="CPZ" w:date="2025-11-19T17:42:20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代码库与算子工具平台的设计与开发，构建了涵盖算子回灌数据流水线、验证框架及公共模块的完整工具链，显著提升研发效率与质量。</w:t>
                              </w:r>
                            </w:ins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firstLine="400" w:firstLineChars="20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ins w:id="37" w:author="CPZ" w:date="2025-11-19T17:42:58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38" w:author="CPZ" w:date="2025-11-19T18:05:20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训练与推理引擎质量保障</w:t>
                              </w:r>
                            </w:ins>
                            <w:ins w:id="40" w:author="CPZ" w:date="2025-11-19T17:42:58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：</w:t>
                              </w:r>
                            </w:ins>
                            <w:ins w:id="41" w:author="CPZ" w:date="2025-11-19T17:46:35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深度</w:t>
                              </w:r>
                            </w:ins>
                            <w:ins w:id="42" w:author="CPZ" w:date="2025-11-19T17:46:37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参与</w:t>
                              </w:r>
                            </w:ins>
                            <w:ins w:id="43" w:author="CPZ" w:date="2025-11-19T17:42:58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MLA系列芯片训练/推理算子（UT）及DeepS</w:t>
                              </w:r>
                            </w:ins>
                            <w:ins w:id="44" w:author="CPZ" w:date="2025-11-19T17:48:25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ee</w:t>
                              </w:r>
                            </w:ins>
                            <w:ins w:id="45" w:author="CPZ" w:date="2025-11-19T17:48:26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k</w:t>
                              </w:r>
                            </w:ins>
                            <w:ins w:id="46" w:author="CPZ" w:date="2025-11-19T17:42:58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推理算子（FT）的测试开发，构建高覆盖率的测试体系，为芯片与框架的稳定性和正确性提供核心保障。</w:t>
                              </w:r>
                            </w:ins>
                            <w:del w:id="47" w:author="CPZ" w:date="2025-11-19T17:42:13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delText>构建</w:delText>
                              </w:r>
                            </w:del>
                            <w:del w:id="48" w:author="CPZ" w:date="2025-11-19T17:42:12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delText>智算基础设施库，支持算子自动化评测和回灌对比分析，包括DS和Llama模型中算子开发和测试，并调整DS推理支持多卡和单卡用例；</w:delText>
                              </w:r>
                            </w:del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firstLine="400" w:firstLineChars="20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:rPrChange w:id="49" w:author="CPZ" w:date="2025-11-19T18:05:08Z"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PrChange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flash attention源码分析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del w:id="50" w:author="CPZ" w:date="2025-11-19T17:45:19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delText>梳理源码中每一步运算的精度，</w:delText>
                              </w:r>
                            </w:del>
                            <w:del w:id="51" w:author="CPZ" w:date="2025-11-19T17:45:23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delText>并</w:delText>
                              </w:r>
                            </w:del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完成flash attention 2（vllm框架中flash_attn库中的mha_fwd和mha_bwd函数）的CUDA转换工具穿刺的具体评估</w:t>
                            </w:r>
                            <w:ins w:id="52" w:author="CPZ" w:date="2025-11-19T17:40:06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，</w:t>
                              </w:r>
                            </w:ins>
                            <w:ins w:id="53" w:author="CPZ" w:date="2025-11-19T17:45:31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同时</w:t>
                              </w:r>
                            </w:ins>
                            <w:ins w:id="54" w:author="CPZ" w:date="2025-11-19T17:41:26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深入剖析并复现了Flash Attention的先进设计理念，</w:t>
                              </w:r>
                            </w:ins>
                            <w:ins w:id="55" w:author="CPZ" w:date="2025-11-19T17:48:53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以及</w:t>
                              </w:r>
                            </w:ins>
                            <w:ins w:id="56" w:author="CPZ" w:date="2025-11-19T17:41:26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其对于注意力计算中内存层次结构的高效利用，为后续构建更高效、更scalable的大模型架构提供了关键性的见解与技术储备</w:t>
                              </w:r>
                            </w:ins>
                            <w:ins w:id="57" w:author="CPZ" w:date="2025-11-19T17:40:20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ins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rPrChange w:id="58" w:author="CPZ" w:date="2025-11-19T18:04:51Z">
                                  <w:rPr>
                                    <w:rFonts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PrChange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:rPrChange w:id="59" w:author="CPZ" w:date="2025-11-19T18:04:51Z">
                                  <w:rPr>
                                    <w:rFonts w:hint="eastAsia" w:ascii="微软雅黑" w:hAnsi="微软雅黑" w:eastAsia="微软雅黑" w:cs="Times New Roman"/>
                                    <w:color w:val="595959" w:themeColor="text1" w:themeTint="A6"/>
                                    <w:kern w:val="24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PrChange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无线频谱工程师</w:t>
                            </w:r>
                            <w:ins w:id="60" w:author="CPZ" w:date="2025-11-19T17:51:28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61" w:author="CPZ" w:date="2025-11-19T18:04:51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（</w:t>
                              </w:r>
                            </w:ins>
                            <w:ins w:id="63" w:author="CPZ" w:date="2025-11-19T17:51:30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64" w:author="CPZ" w:date="2025-11-19T18:04:51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2022.</w:t>
                              </w:r>
                            </w:ins>
                            <w:ins w:id="66" w:author="CPZ" w:date="2025-11-19T17:51:31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67" w:author="CPZ" w:date="2025-11-19T18:04:51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8-2</w:t>
                              </w:r>
                            </w:ins>
                            <w:ins w:id="69" w:author="CPZ" w:date="2025-11-19T17:51:32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70" w:author="CPZ" w:date="2025-11-19T18:04:51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02</w:t>
                              </w:r>
                            </w:ins>
                            <w:ins w:id="72" w:author="CPZ" w:date="2025-11-19T17:51:33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73" w:author="CPZ" w:date="2025-11-19T18:04:51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4.</w:t>
                              </w:r>
                            </w:ins>
                            <w:ins w:id="75" w:author="CPZ" w:date="2025-11-19T17:51:34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76" w:author="CPZ" w:date="2025-11-19T18:04:51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8</w:t>
                              </w:r>
                            </w:ins>
                            <w:ins w:id="78" w:author="CPZ" w:date="2025-11-19T17:51:29Z"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:rPrChange w:id="79" w:author="CPZ" w:date="2025-11-19T18:04:51Z">
                                    <w:rPr>
                                      <w:rFonts w:hint="eastAsia" w:ascii="微软雅黑" w:hAnsi="微软雅黑" w:eastAsia="微软雅黑" w:cs="Times New Roman"/>
                                      <w:color w:val="595959" w:themeColor="text1" w:themeTint="A6"/>
                                      <w:kern w:val="24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rPrChange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）</w:t>
                              </w:r>
                            </w:ins>
                          </w:p>
                          <w:p>
                            <w:pPr>
                              <w:pStyle w:val="5"/>
                              <w:numPr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Chars="0" w:firstLine="400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负责WRC-27 AI1.13&amp;AI1.14（手机直连卫星/卫星移动业务的频谱划分）研究；开展地面业务与空间业务的仿真研究；以及26GHz无人机/6GHz安全无线局域网/2GHz NTN-IMT仿真研究。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24.65pt;margin-top:301.7pt;height:305.7pt;width:506.75pt;z-index:251669504;mso-width-relative:page;mso-height-relative:page;" filled="f" stroked="f" coordsize="21600,21600" o:gfxdata="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4QPlNwAAAAMAQAADwAAAAAAAAABACAAAAAiAAAAZHJzL2Rvd25yZXYueG1sUEsB&#10;AhQAFAAAAAgAh07iQMdn1evxAQAA2QMAAA4AAAAAAAAAAQAgAAAAKwEAAGRycy9lMm9Eb2MueG1s&#10;UEsFBgAAAAAGAAYAWQEAAI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>2022.8-至今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>中兴通讯股份有限公司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 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:rPrChange w:id="81" w:author="CPZ" w:date="2025-11-19T18:04:47Z">
                            <w:rPr>
                              <w:rFonts w:hint="default" w:ascii="微软雅黑" w:hAnsi="微软雅黑" w:eastAsia="微软雅黑" w:cs="Times New Roman"/>
                              <w:color w:val="595959" w:themeColor="text1" w:themeTint="A6"/>
                              <w:kern w:val="24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PrChange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:rPrChange w:id="82" w:author="CPZ" w:date="2025-11-19T18:04:47Z">
                            <w:rPr>
                              <w:rFonts w:hint="eastAsia" w:ascii="微软雅黑" w:hAnsi="微软雅黑" w:eastAsia="微软雅黑" w:cs="Times New Roman"/>
                              <w:color w:val="595959" w:themeColor="text1" w:themeTint="A6"/>
                              <w:kern w:val="24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PrChange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算法工程师</w:t>
                      </w:r>
                      <w:ins w:id="83" w:author="CPZ" w:date="2025-11-19T17:51:13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84" w:author="CPZ" w:date="2025-11-19T18:04:47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（</w:t>
                        </w:r>
                      </w:ins>
                      <w:ins w:id="86" w:author="CPZ" w:date="2025-11-19T17:51:14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87" w:author="CPZ" w:date="2025-11-19T18:04:47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202</w:t>
                        </w:r>
                      </w:ins>
                      <w:ins w:id="89" w:author="CPZ" w:date="2025-11-19T17:51:15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90" w:author="CPZ" w:date="2025-11-19T18:04:47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4</w:t>
                        </w:r>
                      </w:ins>
                      <w:ins w:id="92" w:author="CPZ" w:date="2025-11-19T17:51:16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93" w:author="CPZ" w:date="2025-11-19T18:04:47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.</w:t>
                        </w:r>
                      </w:ins>
                      <w:ins w:id="95" w:author="CPZ" w:date="2025-11-19T17:51:20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96" w:author="CPZ" w:date="2025-11-19T18:04:47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8</w:t>
                        </w:r>
                      </w:ins>
                      <w:ins w:id="98" w:author="CPZ" w:date="2025-11-19T17:51:22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99" w:author="CPZ" w:date="2025-11-19T18:04:47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-</w:t>
                        </w:r>
                      </w:ins>
                      <w:ins w:id="101" w:author="CPZ" w:date="2025-11-19T17:51:25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102" w:author="CPZ" w:date="2025-11-19T18:04:47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至今</w:t>
                        </w:r>
                      </w:ins>
                      <w:ins w:id="104" w:author="CPZ" w:date="2025-11-19T17:51:13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105" w:author="CPZ" w:date="2025-11-19T18:04:47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）</w:t>
                        </w:r>
                      </w:ins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firstLine="400" w:firstLineChars="20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:rPrChange w:id="107" w:author="CPZ" w:date="2025-11-19T18:05:15Z">
                            <w:rPr>
                              <w:rFonts w:hint="eastAsia" w:ascii="微软雅黑" w:hAnsi="微软雅黑" w:eastAsia="微软雅黑" w:cs="Times New Roman"/>
                              <w:color w:val="595959" w:themeColor="text1" w:themeTint="A6"/>
                              <w:kern w:val="24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PrChange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负责基础算子底层开发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，包括FFT系列, erf/erfinv，batchnorm，exp2, matrix inverse, trapz等</w:t>
                      </w:r>
                      <w:ins w:id="108" w:author="CPZ" w:date="2025-11-19T17:39:12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，</w:t>
                        </w:r>
                      </w:ins>
                      <w:ins w:id="109" w:author="CPZ" w:date="2025-11-19T17:39:23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通过对上述算子的底层重构、算法优化与并行计算，显著提升了前向传播与反向传播的计算效率，为大规模模型的稳定训练与高效推理提供了底层算力支撑</w:t>
                        </w:r>
                      </w:ins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firstLine="400" w:firstLineChars="200"/>
                        <w:textAlignment w:val="baseline"/>
                        <w:rPr>
                          <w:ins w:id="110" w:author="CPZ" w:date="2025-11-19T17:42:58Z"/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ins w:id="111" w:author="CPZ" w:date="2025-11-19T17:42:20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112" w:author="CPZ" w:date="2025-11-19T18:05:12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AI基础设施与工具链建设</w:t>
                        </w:r>
                      </w:ins>
                      <w:ins w:id="114" w:author="CPZ" w:date="2025-11-19T17:42:20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：</w:t>
                        </w:r>
                      </w:ins>
                      <w:ins w:id="115" w:author="CPZ" w:date="2025-11-19T17:48:08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深度</w:t>
                        </w:r>
                      </w:ins>
                      <w:ins w:id="116" w:author="CPZ" w:date="2025-11-19T17:48:06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参与</w:t>
                        </w:r>
                      </w:ins>
                      <w:ins w:id="117" w:author="CPZ" w:date="2025-11-19T17:42:20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代码库与算子工具平台的设计与开发，构建了涵盖算子回灌数据流水线、验证框架及公共模块的完整工具链，显著提升研发效率与质量。</w:t>
                        </w:r>
                      </w:ins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firstLine="400" w:firstLineChars="20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ins w:id="118" w:author="CPZ" w:date="2025-11-19T17:42:58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119" w:author="CPZ" w:date="2025-11-19T18:05:20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训练与推理引擎质量保障</w:t>
                        </w:r>
                      </w:ins>
                      <w:ins w:id="121" w:author="CPZ" w:date="2025-11-19T17:42:58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：</w:t>
                        </w:r>
                      </w:ins>
                      <w:ins w:id="122" w:author="CPZ" w:date="2025-11-19T17:46:35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深度</w:t>
                        </w:r>
                      </w:ins>
                      <w:ins w:id="123" w:author="CPZ" w:date="2025-11-19T17:46:37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参与</w:t>
                        </w:r>
                      </w:ins>
                      <w:ins w:id="124" w:author="CPZ" w:date="2025-11-19T17:42:58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MLA系列芯片训练/推理算子（UT）及DeepS</w:t>
                        </w:r>
                      </w:ins>
                      <w:ins w:id="125" w:author="CPZ" w:date="2025-11-19T17:48:25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ee</w:t>
                        </w:r>
                      </w:ins>
                      <w:ins w:id="126" w:author="CPZ" w:date="2025-11-19T17:48:26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k</w:t>
                        </w:r>
                      </w:ins>
                      <w:ins w:id="127" w:author="CPZ" w:date="2025-11-19T17:42:58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推理算子（FT）的测试开发，构建高覆盖率的测试体系，为芯片与框架的稳定性和正确性提供核心保障。</w:t>
                        </w:r>
                      </w:ins>
                      <w:del w:id="128" w:author="CPZ" w:date="2025-11-19T17:42:13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delText>构建</w:delText>
                        </w:r>
                      </w:del>
                      <w:del w:id="129" w:author="CPZ" w:date="2025-11-19T17:42:12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delText>智算基础设施库，支持算子自动化评测和回灌对比分析，包括DS和Llama模型中算子开发和测试，并调整DS推理支持多卡和单卡用例；</w:delText>
                        </w:r>
                      </w:del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firstLine="400" w:firstLineChars="20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:rPrChange w:id="130" w:author="CPZ" w:date="2025-11-19T18:05:08Z">
                            <w:rPr>
                              <w:rFonts w:hint="eastAsia" w:ascii="微软雅黑" w:hAnsi="微软雅黑" w:eastAsia="微软雅黑" w:cs="Times New Roman"/>
                              <w:color w:val="595959" w:themeColor="text1" w:themeTint="A6"/>
                              <w:kern w:val="24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PrChange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flash attention源码分析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del w:id="131" w:author="CPZ" w:date="2025-11-19T17:45:19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delText>梳理源码中每一步运算的精度，</w:delText>
                        </w:r>
                      </w:del>
                      <w:del w:id="132" w:author="CPZ" w:date="2025-11-19T17:45:23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delText>并</w:delText>
                        </w:r>
                      </w:del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完成flash attention 2（vllm框架中flash_attn库中的mha_fwd和mha_bwd函数）的CUDA转换工具穿刺的具体评估</w:t>
                      </w:r>
                      <w:ins w:id="133" w:author="CPZ" w:date="2025-11-19T17:40:06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，</w:t>
                        </w:r>
                      </w:ins>
                      <w:ins w:id="134" w:author="CPZ" w:date="2025-11-19T17:45:31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同时</w:t>
                        </w:r>
                      </w:ins>
                      <w:ins w:id="135" w:author="CPZ" w:date="2025-11-19T17:41:26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深入剖析并复现了Flash Attention的先进设计理念，</w:t>
                        </w:r>
                      </w:ins>
                      <w:ins w:id="136" w:author="CPZ" w:date="2025-11-19T17:48:53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以及</w:t>
                        </w:r>
                      </w:ins>
                      <w:ins w:id="137" w:author="CPZ" w:date="2025-11-19T17:41:26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其对于注意力计算中内存层次结构的高效利用，为后续构建更高效、更scalable的大模型架构提供了关键性的见解与技术储备</w:t>
                        </w:r>
                      </w:ins>
                      <w:ins w:id="138" w:author="CPZ" w:date="2025-11-19T17:40:20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ins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rPrChange w:id="139" w:author="CPZ" w:date="2025-11-19T18:04:51Z">
                            <w:rPr>
                              <w:rFonts w:ascii="微软雅黑" w:hAnsi="微软雅黑" w:eastAsia="微软雅黑" w:cs="Times New Roman"/>
                              <w:color w:val="595959" w:themeColor="text1" w:themeTint="A6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PrChange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:rPrChange w:id="140" w:author="CPZ" w:date="2025-11-19T18:04:51Z">
                            <w:rPr>
                              <w:rFonts w:hint="eastAsia" w:ascii="微软雅黑" w:hAnsi="微软雅黑" w:eastAsia="微软雅黑" w:cs="Times New Roman"/>
                              <w:color w:val="595959" w:themeColor="text1" w:themeTint="A6"/>
                              <w:kern w:val="24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rPrChange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无线频谱工程师</w:t>
                      </w:r>
                      <w:ins w:id="141" w:author="CPZ" w:date="2025-11-19T17:51:28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142" w:author="CPZ" w:date="2025-11-19T18:04:51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（</w:t>
                        </w:r>
                      </w:ins>
                      <w:ins w:id="144" w:author="CPZ" w:date="2025-11-19T17:51:30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145" w:author="CPZ" w:date="2025-11-19T18:04:51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2022.</w:t>
                        </w:r>
                      </w:ins>
                      <w:ins w:id="147" w:author="CPZ" w:date="2025-11-19T17:51:31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148" w:author="CPZ" w:date="2025-11-19T18:04:51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8-2</w:t>
                        </w:r>
                      </w:ins>
                      <w:ins w:id="150" w:author="CPZ" w:date="2025-11-19T17:51:32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151" w:author="CPZ" w:date="2025-11-19T18:04:51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02</w:t>
                        </w:r>
                      </w:ins>
                      <w:ins w:id="153" w:author="CPZ" w:date="2025-11-19T17:51:33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154" w:author="CPZ" w:date="2025-11-19T18:04:51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4.</w:t>
                        </w:r>
                      </w:ins>
                      <w:ins w:id="156" w:author="CPZ" w:date="2025-11-19T17:51:34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157" w:author="CPZ" w:date="2025-11-19T18:04:51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8</w:t>
                        </w:r>
                      </w:ins>
                      <w:ins w:id="159" w:author="CPZ" w:date="2025-11-19T17:51:29Z"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:rPrChange w:id="160" w:author="CPZ" w:date="2025-11-19T18:04:51Z"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PrChange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）</w:t>
                        </w:r>
                      </w:ins>
                    </w:p>
                    <w:p>
                      <w:pPr>
                        <w:pStyle w:val="5"/>
                        <w:numPr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Chars="0" w:firstLine="400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负责WRC-27 AI1.13&amp;AI1.14（手机直连卫星/卫星移动业务的频谱划分）研究；开展地面业务与空间业务的仿真研究；以及26GHz无人机/6GHz安全无线局域网/2GHz NTN-IMT仿真研究。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-717550</wp:posOffset>
                </wp:positionH>
                <wp:positionV relativeFrom="paragraph">
                  <wp:posOffset>3489325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5pt;margin-top:274.75pt;height:23.2pt;width:517.45pt;z-index:251671552;mso-width-relative:page;mso-height-relative:page;" coordorigin="1000,3618" coordsize="10349,464" o:gfxdata="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DE7TKk3QAAAAwBAAAPAAAA&#10;AAAAAAEAIAAAACIAAABkcnMvZG93bnJldi54bWxQSwECFAAUAAAACACHTuJAAjO39p8DAABdCgAA&#10;DgAAAAAAAAABACAAAAAsAQAAZHJzL2Uyb0RvYy54bWxQSwUGAAAAAAYABgBZAQAAPQ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2434590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eastAsia="微软雅黑"/>
                                <w:color w:val="607A9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2014.9-2018.7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哈尔滨工业大学--本科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自动化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del w:id="162" w:author="CPZ" w:date="2025-11-19T18:03:01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delText>毕设：</w:delText>
                              </w:r>
                            </w:del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并联逆变器改进的下垂控制策略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主修包括嵌入式开发，微机原理，单片机原理，计算机控制，自动控制原理，过程控制原理等课程；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获校三等学业奖学金，校二等</w:t>
                            </w:r>
                            <w:ins w:id="163" w:author="CPZ" w:date="2025-11-19T17:29:20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奖学金</w:t>
                              </w:r>
                            </w:ins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，国家励志奖学金等。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2019.9-2022.7                  西安交通大学                             控制工程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6.3pt;margin-top:191.7pt;height:79pt;width:506.75pt;z-index:251661312;mso-width-relative:page;mso-height-relative:page;" filled="f" stroked="f" coordsize="21600,21600" o:gfxdata="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jzWdL3AAAAAsBAAAP&#10;AAAAAAAAAAEAIAAAACIAAABkcnMvZG93bnJldi54bWxQSwECFAAUAAAACACHTuJAyp4Zk9sBAACZ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eastAsia="微软雅黑"/>
                          <w:color w:val="607A9D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>2014.9-2018.7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哈尔滨工业大学--本科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自动化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del w:id="164" w:author="CPZ" w:date="2025-11-19T18:03:01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delText>毕设：</w:delText>
                        </w:r>
                      </w:del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并联逆变器改进的下垂控制策略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主修包括嵌入式开发，微机原理，单片机原理，计算机控制，自动控制原理，过程控制原理等课程；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获校三等学业奖学金，校二等</w:t>
                      </w:r>
                      <w:ins w:id="165" w:author="CPZ" w:date="2025-11-19T17:29:20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奖学金</w:t>
                        </w:r>
                      </w:ins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，国家励志奖学金等。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>2019.9-2022.7                  西安交通大学                             控制工程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7903845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编程语言及开发：熟悉python，C/C++，CUDA编程以及GPU硬件结构，了解汇编语言和脚本语言；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数据处理与分析：使用numpy, pandas, matplotlib等工具开展数据分析与处理；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算法知识及经验：熟悉transformer, Llama以及deepseek框架结构，了解SFT, PPO和GRPO等后训练技术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6pt;margin-top:622.35pt;height:61.95pt;width:506.75pt;z-index:251662336;mso-width-relative:page;mso-height-relative:page;" filled="f" stroked="f" coordsize="21600,21600" o:gfxdata="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HuNM2wAAAA0BAAAPAAAA&#10;AAAAAAEAIAAAACIAAABkcnMvZG93bnJldi54bWxQSwECFAAUAAAACACHTuJA0AcHv9kBAACY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编程语言及开发：熟悉python，C/C++，CUDA编程以及GPU硬件结构，了解汇编语言和脚本语言；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数据处理与分析：使用numpy, pandas, matplotlib等工具开展数据分析与处理；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算法知识及经验：熟悉transformer, Llama以及deepseek框架结构，了解SFT, PPO和GRPO等后训练技术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-361315</wp:posOffset>
                </wp:positionH>
                <wp:positionV relativeFrom="paragraph">
                  <wp:posOffset>1473200</wp:posOffset>
                </wp:positionV>
                <wp:extent cx="6435725" cy="101092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1010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eastAsia="微软雅黑"/>
                                <w:color w:val="607A9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2019.9-2022.7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西安交通大学--硕士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控制工程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del w:id="166" w:author="CPZ" w:date="2025-11-19T17:43:59Z"/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生物医疗信息管理系统开发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Chars="0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pPrChange w:id="167" w:author="CPZ" w:date="2025-11-19T17:43:59Z">
                                <w:pPr>
                                  <w:pStyle w:val="5"/>
                                  <w:numPr>
                                    <w:numId w:val="0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ind w:leftChars="0"/>
                                  <w:textAlignment w:val="baseline"/>
                                </w:pPr>
                              </w:pPrChange>
                            </w:pPr>
                            <w:del w:id="168" w:author="CPZ" w:date="2025-11-19T17:43:58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</w:del>
                            <w:del w:id="169" w:author="CPZ" w:date="2025-11-19T17:43:57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delText>在项目参与过程中，运用前端开发和数据库的相关知识，负责完成前端界面以及后端接口的适配，结合研究方向嵌入信息抽取模块。</w:delText>
                              </w:r>
                            </w:del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基于图卷积神经网络的生物医学命名实体与关系抽取方法</w:t>
                            </w:r>
                          </w:p>
                          <w:p>
                            <w:pPr>
                              <w:pStyle w:val="5"/>
                              <w:numPr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Chars="0" w:firstLine="400"/>
                              <w:textAlignment w:val="baseline"/>
                              <w:rPr>
                                <w:del w:id="170" w:author="CPZ" w:date="2025-11-19T17:43:55Z"/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del w:id="171" w:author="CPZ" w:date="2025-11-19T17:43:55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delText>在生物医学语料上利用生物语义网络结构图，设计生物医学实体与关系的抽取方法，并通过可视化系统展示医学实体之间的关系，为病理分析，药物研发，医疗诊断等方面研究提供基础。</w:delText>
                              </w:r>
                            </w:del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Knowledge enhanced LSTM for coreference resolution on biomedical texts</w:t>
                            </w:r>
                            <w:ins w:id="172" w:author="CPZ" w:date="2025-11-19T17:56:14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ins>
                            <w:ins w:id="173" w:author="CPZ" w:date="2025-11-19T17:56:20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(</w:t>
                              </w:r>
                            </w:ins>
                            <w:ins w:id="174" w:author="CPZ" w:date="2025-11-19T17:56:23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C</w:t>
                              </w:r>
                            </w:ins>
                            <w:ins w:id="175" w:author="CPZ" w:date="2025-11-19T17:56:24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CF</w:t>
                              </w:r>
                            </w:ins>
                            <w:ins w:id="176" w:author="CPZ" w:date="2025-11-19T17:56:25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ins>
                            <w:ins w:id="177" w:author="CPZ" w:date="2025-11-19T17:56:30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B</w:t>
                              </w:r>
                            </w:ins>
                            <w:ins w:id="178" w:author="CPZ" w:date="2025-11-19T17:56:32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类</w:t>
                              </w:r>
                            </w:ins>
                            <w:ins w:id="179" w:author="CPZ" w:date="2025-11-19T17:56:20Z"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)</w:t>
                              </w:r>
                            </w:ins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8.45pt;margin-top:116pt;height:79.6pt;width:506.75pt;z-index:251673600;mso-width-relative:page;mso-height-relative:page;" filled="f" stroked="f" coordsize="21600,21600" o:gfxdata="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dm3HJ3AAAAAsBAAAPAAAAAAAAAAEAIAAA&#10;ACIAAABkcnMvZG93bnJldi54bWxQSwECFAAUAAAACACHTuJAZ7CnTs8BAACOAwAADgAAAAAAAAAB&#10;ACAAAAArAQAAZHJzL2Uyb0RvYy54bWxQSwUGAAAAAAYABgBZAQAAb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eastAsia="微软雅黑"/>
                          <w:color w:val="607A9D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>2019.9-2022.7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西安交通大学--硕士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控制工程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del w:id="180" w:author="CPZ" w:date="2025-11-19T17:43:59Z"/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生物医疗信息管理系统开发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Chars="0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pPrChange w:id="181" w:author="CPZ" w:date="2025-11-19T17:43:59Z">
                          <w:pPr>
                            <w:pStyle w:val="5"/>
                            <w:numPr>
                              <w:numId w:val="0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ind w:leftChars="0"/>
                            <w:textAlignment w:val="baseline"/>
                          </w:pPr>
                        </w:pPrChange>
                      </w:pPr>
                      <w:del w:id="182" w:author="CPZ" w:date="2025-11-19T17:43:58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ab/>
                        </w:r>
                      </w:del>
                      <w:del w:id="183" w:author="CPZ" w:date="2025-11-19T17:43:57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delText>在项目参与过程中，运用前端开发和数据库的相关知识，负责完成前端界面以及后端接口的适配，结合研究方向嵌入信息抽取模块。</w:delText>
                        </w:r>
                      </w:del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基于图卷积神经网络的生物医学命名实体与关系抽取方法</w:t>
                      </w:r>
                    </w:p>
                    <w:p>
                      <w:pPr>
                        <w:pStyle w:val="5"/>
                        <w:numPr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Chars="0" w:firstLine="400"/>
                        <w:textAlignment w:val="baseline"/>
                        <w:rPr>
                          <w:del w:id="184" w:author="CPZ" w:date="2025-11-19T17:43:55Z"/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del w:id="185" w:author="CPZ" w:date="2025-11-19T17:43:55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delText>在生物医学语料上利用生物语义网络结构图，设计生物医学实体与关系的抽取方法，并通过可视化系统展示医学实体之间的关系，为病理分析，药物研发，医疗诊断等方面研究提供基础。</w:delText>
                        </w:r>
                      </w:del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Knowledge enhanced LSTM for coreference resolution on biomedical texts</w:t>
                      </w:r>
                      <w:ins w:id="186" w:author="CPZ" w:date="2025-11-19T17:56:14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</w:ins>
                      <w:ins w:id="187" w:author="CPZ" w:date="2025-11-19T17:56:20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(</w:t>
                        </w:r>
                      </w:ins>
                      <w:ins w:id="188" w:author="CPZ" w:date="2025-11-19T17:56:23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C</w:t>
                        </w:r>
                      </w:ins>
                      <w:ins w:id="189" w:author="CPZ" w:date="2025-11-19T17:56:24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CF</w:t>
                        </w:r>
                      </w:ins>
                      <w:ins w:id="190" w:author="CPZ" w:date="2025-11-19T17:56:25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</w:ins>
                      <w:ins w:id="191" w:author="CPZ" w:date="2025-11-19T17:56:30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B</w:t>
                        </w:r>
                      </w:ins>
                      <w:ins w:id="192" w:author="CPZ" w:date="2025-11-19T17:56:32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类</w:t>
                        </w:r>
                      </w:ins>
                      <w:ins w:id="193" w:author="CPZ" w:date="2025-11-19T17:56:20Z"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)</w:t>
                        </w:r>
                      </w:ins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-663575</wp:posOffset>
                </wp:positionH>
                <wp:positionV relativeFrom="paragraph">
                  <wp:posOffset>1200150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25pt;margin-top:94.5pt;height:23.2pt;width:517.45pt;z-index:251663360;mso-width-relative:page;mso-height-relative:page;" coordorigin="1000,3618" coordsize="10349,464" o:gfxdata="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PJE/E7cAAAADAEA&#10;AA8AAAAAAAAAAQAgAAAAIgAAAGRycy9kb3ducmV2LnhtbFBLAQIUABQAAAAIAIdO4kAwf6/zpQMA&#10;AFoKAAAOAAAAAAAAAAEAIAAAACsBAABkcnMvZTJvRG9jLnhtbFBLBQYAAAAABgAGAFkBAABCBwAA&#10;AAA=&#10;">
                <o:lock v:ext="edit" aspectratio="f"/>
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00;top:3618;height:464;width:1966;" coordorigin="1000,3618" coordsize="1966,46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_x0000_s1026" o:spid="_x0000_s1026" o:spt="1" style="position:absolute;left:1370;top:361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                                                            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ozuka Gothic Pr6N B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3457F"/>
    <w:multiLevelType w:val="singleLevel"/>
    <w:tmpl w:val="A733457F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595A5554"/>
    <w:multiLevelType w:val="singleLevel"/>
    <w:tmpl w:val="595A55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761B607"/>
    <w:multiLevelType w:val="singleLevel"/>
    <w:tmpl w:val="6761B60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0F8DC06"/>
    <w:multiLevelType w:val="singleLevel"/>
    <w:tmpl w:val="70F8DC0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PZ">
    <w15:presenceInfo w15:providerId="None" w15:userId="CP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revisionView w:markup="0"/>
  <w:trackRevisions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606C21AA"/>
    <w:rsid w:val="000A610C"/>
    <w:rsid w:val="000C233C"/>
    <w:rsid w:val="001E3984"/>
    <w:rsid w:val="003A550E"/>
    <w:rsid w:val="00931EE2"/>
    <w:rsid w:val="00A45395"/>
    <w:rsid w:val="00C25F89"/>
    <w:rsid w:val="00DD38F3"/>
    <w:rsid w:val="00FB52AF"/>
    <w:rsid w:val="01A50D7B"/>
    <w:rsid w:val="03B701BF"/>
    <w:rsid w:val="040C152C"/>
    <w:rsid w:val="06097E40"/>
    <w:rsid w:val="08C06DC6"/>
    <w:rsid w:val="0A504AE5"/>
    <w:rsid w:val="0E4675B8"/>
    <w:rsid w:val="0E6A52AF"/>
    <w:rsid w:val="0E887AD9"/>
    <w:rsid w:val="11BF7EE3"/>
    <w:rsid w:val="137B4336"/>
    <w:rsid w:val="15314CCD"/>
    <w:rsid w:val="156E2939"/>
    <w:rsid w:val="1618304E"/>
    <w:rsid w:val="1622425A"/>
    <w:rsid w:val="1A9D4D06"/>
    <w:rsid w:val="1DB30EB1"/>
    <w:rsid w:val="1DCE2A7B"/>
    <w:rsid w:val="23270C6D"/>
    <w:rsid w:val="233E245C"/>
    <w:rsid w:val="25603F39"/>
    <w:rsid w:val="2749705A"/>
    <w:rsid w:val="2DEC7260"/>
    <w:rsid w:val="39DA5780"/>
    <w:rsid w:val="3D2909CC"/>
    <w:rsid w:val="3DDC0CEC"/>
    <w:rsid w:val="3FF15949"/>
    <w:rsid w:val="48F87A44"/>
    <w:rsid w:val="49440B9D"/>
    <w:rsid w:val="52345C67"/>
    <w:rsid w:val="53854E65"/>
    <w:rsid w:val="56D935D1"/>
    <w:rsid w:val="578754A9"/>
    <w:rsid w:val="59456704"/>
    <w:rsid w:val="597A6A67"/>
    <w:rsid w:val="5AEE0DCD"/>
    <w:rsid w:val="5C2A51C2"/>
    <w:rsid w:val="5DDE7148"/>
    <w:rsid w:val="606C21AA"/>
    <w:rsid w:val="61506B07"/>
    <w:rsid w:val="65CF52D9"/>
    <w:rsid w:val="670B3B5B"/>
    <w:rsid w:val="69C97EA9"/>
    <w:rsid w:val="74B8340E"/>
    <w:rsid w:val="76C11661"/>
    <w:rsid w:val="779B6CBA"/>
    <w:rsid w:val="77B111E8"/>
    <w:rsid w:val="77E81E48"/>
    <w:rsid w:val="78E800EB"/>
    <w:rsid w:val="7C360BFE"/>
    <w:rsid w:val="7E41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Pages>1</Pages>
  <Words>2</Words>
  <Characters>18</Characters>
  <Lines>1</Lines>
  <Paragraphs>1</Paragraphs>
  <TotalTime>20</TotalTime>
  <ScaleCrop>false</ScaleCrop>
  <LinksUpToDate>false</LinksUpToDate>
  <CharactersWithSpaces>19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2017-07-02T12:17:00Z</dcterms:created>
  <dc:creator>kedao</dc:creator>
  <cp:lastModifiedBy>CPZ</cp:lastModifiedBy>
  <dcterms:modified xsi:type="dcterms:W3CDTF">2025-11-19T10:07:51Z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4ED36497BD914109A0EF9E33123699A3</vt:lpwstr>
  </property>
</Properties>
</file>